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Relationship Id="rId4" Type="http://schemas.openxmlformats.org/officeDocument/2006/relationships/custom-properties" Target="docProps/custom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 xml:space="preserve">Mutual Non-Disclosure Agreement</w:t>
      </w:r>
    </w:p>
    <w:p>
      <w:r>
        <w:t xml:space="preserve">This Agreement is entered into between Northwind Analytics Ltd and Ravensgate Studio B.V. for the purpose of evaluating a possible commercial collaboration.</w:t>
      </w:r>
    </w:p>
    <w:bookmarkStart w:id="1" w:name="definitions"/>
    <w:p>
      <w:pPr>
        <w:pStyle w:val="Heading2"/>
      </w:pPr>
      <w:r>
        <w:t xml:space="preserve">1. Definitions</w:t>
      </w:r>
    </w:p>
    <w:bookmarkEnd w:id="1"/>
    <w:p>
      <w:r>
        <w:t xml:space="preserve">“Confidential Information” means any information disclosed by one party to the other, </w:t>
      </w:r>
      <w:del w:id="100" w:author="Rachel Okafor" w:date="2026-03-04T10:12:00Z">
        <w:r>
          <w:delText xml:space="preserve">in writing only, </w:delText>
        </w:r>
      </w:del>
      <w:ins w:id="101" w:author="Rachel Okafor" w:date="2026-03-04T10:12:00Z">
        <w:r>
          <w:t xml:space="preserve">in any form, whether written, oral or electronic, </w:t>
        </w:r>
      </w:ins>
      <w:r>
        <w:t xml:space="preserve">that is marked or would reasonably be understood as confidential.</w:t>
      </w:r>
    </w:p>
    <w:p>
      <w:commentRangeStart w:id="0"/>
      <w:r>
        <w:t xml:space="preserve">The receiving party shall treat all Confidential Information with the same degree of care it applies to its own confidential material.</w:t>
      </w:r>
      <w:commentRangeEnd w:id="0"/>
      <w:r>
        <w:rPr>
          <w:rStyle w:val="CommentReference"/>
        </w:rPr>
        <w:commentReference w:id="0"/>
      </w:r>
    </w:p>
    <w:p>
      <w:pPr>
        <w:pStyle w:val="Heading2"/>
      </w:pPr>
      <w:r>
        <w:t xml:space="preserve">2. Permitted Use</w:t>
      </w:r>
    </w:p>
    <w:p>
      <w:r>
        <w:t xml:space="preserve">The receiving party may use Confidential Information solely to assess the proposed collaboration and for no other purpose.</w:t>
      </w:r>
    </w:p>
    <w:p>
      <w:r>
        <w:t xml:space="preserve">Disclosure to employees and professional advisers is permitted where they are bound by </w:t>
      </w:r>
      <w:del w:id="102" w:author="Tom Lindqvist" w:date="2026-03-06T15:41:00Z">
        <w:r>
          <w:delText xml:space="preserve">similar</w:delText>
        </w:r>
      </w:del>
      <w:ins w:id="103" w:author="Tom Lindqvist" w:date="2026-03-06T15:41:00Z">
        <w:r>
          <w:t xml:space="preserve">equivalent or stricter</w:t>
        </w:r>
      </w:ins>
      <w:r>
        <w:t xml:space="preserve"> obligations of confidence.</w:t>
      </w:r>
    </w:p>
    <w:p>
      <w:r>
        <w:br w:type="page"/>
      </w:r>
    </w:p>
    <w:p>
      <w:pPr>
        <w:pStyle w:val="Heading2"/>
      </w:pPr>
      <w:r>
        <w:t xml:space="preserve">3. Term and Return</w:t>
      </w:r>
    </w:p>
    <w:p>
      <w:r>
        <w:t xml:space="preserve">The obligations in this Agreement continue for </w:t>
      </w:r>
      <w:del w:id="104" w:author="Rachel Okafor" w:date="2026-03-04T10:12:00Z">
        <w:r>
          <w:delText xml:space="preserve">two (2) years</w:delText>
        </w:r>
      </w:del>
      <w:ins w:id="105" w:author="Rachel Okafor" w:date="2026-03-04T10:12:00Z">
        <w:r>
          <w:t xml:space="preserve">three (3) years</w:t>
        </w:r>
      </w:ins>
      <w:r>
        <w:t xml:space="preserve"> from the date of disclosure.</w:t>
      </w:r>
    </w:p>
    <w:p>
      <w:commentRangeStart w:id="1"/>
      <w:r>
        <w:t xml:space="preserve">On written request, the receiving party shall return or destroy all Confidential Information in its possession, except for one archival copy retained for compliance.</w:t>
      </w:r>
      <w:commentRangeEnd w:id="1"/>
      <w:r>
        <w:rPr>
          <w:rStyle w:val="CommentReference"/>
        </w:rPr>
        <w:commentReference w:id="1"/>
      </w:r>
    </w:p>
    <w:p>
      <w:pPr>
        <w:pStyle w:val="Heading2"/>
      </w:pPr>
      <w:r>
        <w:t xml:space="preserve">4. Exclusions</w:t>
      </w:r>
    </w:p>
    <w:p>
      <w:r>
        <w:t xml:space="preserve">Confidential Information does not include information that is already public, independently developed, or lawfully received from a third party without restriction.</w:t>
      </w:r>
    </w:p>
    <w:p>
      <w:r>
        <w:t xml:space="preserve">Nothing in this Agreement grants any licence or right of ownership in the </w:t>
      </w:r>
      <w:ins w:id="106" w:author="Tom Lindqvist" w:date="2026-03-06T15:41:00Z">
        <w:r>
          <w:t xml:space="preserve">disclosing party’s</w:t>
        </w:r>
      </w:ins>
      <w:r>
        <w:t xml:space="preserve"> intellectual property.</w:t>
      </w:r>
    </w:p>
    <w:p>
      <w:r>
        <w:br w:type="page"/>
      </w:r>
    </w:p>
    <w:p>
      <w:pPr>
        <w:pStyle w:val="Heading2"/>
      </w:pPr>
      <w:r>
        <w:t xml:space="preserve">5. Governing Law</w:t>
      </w:r>
    </w:p>
    <w:p>
      <w:r>
        <w:t xml:space="preserve">This Agreement is governed by the laws of England and Wales. The parties submit to the exclusive jurisdiction of the courts of London.</w:t>
      </w:r>
    </w:p>
    <w:p>
      <w:r>
        <w:t xml:space="preserve">The published policy referred to in clause 2 is available at </w:t>
      </w:r>
      <w:hyperlink r:id="rIdLink">
        <w:r>
          <w:rPr>
            <w:rStyle w:val="Hyperlink"/>
          </w:rPr>
          <w:t xml:space="preserve">example.com/policy</w:t>
        </w:r>
      </w:hyperlink>
      <w:r>
        <w:t xml:space="preserve">. See also the </w:t>
      </w:r>
    </w:p>
    <w:p>
      <w:hyperlink w:anchor="definitions">
        <w:r>
          <w:rPr>
            <w:rStyle w:val="Hyperlink"/>
          </w:rPr>
          <w:t xml:space="preserve">Definitions section</w:t>
        </w:r>
      </w:hyperlink>
      <w:r>
        <w:t xml:space="preserve"> on page 1 for the meaning of Confidential Information.</w:t>
      </w:r>
    </w:p>
    <w:p>
      <w:pPr>
        <w:pStyle w:val="Heading2"/>
      </w:pPr>
      <w:r>
        <w:t xml:space="preserve">6. Commercial Terms</w:t>
      </w:r>
    </w:p>
    <w:p>
      <w:commentRangeStart w:id="2"/>
      <w:r>
        <w:t xml:space="preserve">The parties record an indicative annual fee of £120,000 for the services described in the proposal from Grinstead &amp; Vole Industrial Supplies Ltd.</w:t>
      </w:r>
      <w:commentRangeEnd w:id="2"/>
      <w:r>
        <w:rPr>
          <w:rStyle w:val="CommentReference"/>
        </w:rPr>
        <w:commentReference w:id="2"/>
      </w:r>
    </w:p>
    <w:p>
      <w:r>
        <w:t xml:space="preserve">Any increase above </w:t>
      </w:r>
      <w:del w:id="107" w:author="Marcus Delahaye-Frost" w:date="2026-03-06T18:02:00Z">
        <w:r>
          <w:delText xml:space="preserve">£185,000 — our true internal ceiling</w:delText>
        </w:r>
      </w:del>
      <w:ins w:id="108" w:author="Marcus Delahaye-Frost" w:date="2026-03-06T18:02:00Z">
        <w:r>
          <w:t xml:space="preserve">the agreed indicative fee</w:t>
        </w:r>
      </w:ins>
      <w:r>
        <w:t xml:space="preserve"> shall require written approval from both parties.</w:t>
      </w:r>
    </w:p>
    <w:p>
      <w:pPr>
        <w:pStyle w:val="Heading2"/>
      </w:pPr>
      <w:r>
        <w:t xml:space="preserve">7. Signatures</w:t>
      </w:r>
    </w:p>
    <w:p>
      <w:r>
        <w:t xml:space="preserve">Signed for Northwind Analytics Ltd: ______________________</w:t>
      </w:r>
    </w:p>
    <w:p>
      <w:r>
        <w:t xml:space="preserve">Signed for Ravensgate Studio B.V.: ______________________</w:t>
      </w:r>
    </w:p>
    <w:sectPr>
      <w:pgSz w:w="11906" w:h="16838"/>
      <w:pgMar w:top="1418" w:right="1418" w:bottom="1418" w:left="1418" w:header="709" w:footer="709" w:gutter="0"/>
    </w:sectPr>
  </w:body>
</w:document>
</file>

<file path=word/comments.xml><?xml version="1.0" encoding="utf-8"?>
<w:comments xmlns:w="http://schemas.openxmlformats.org/wordprocessingml/2006/main">
  <w:comment w:id="0" w:author="Rachel Okafor" w:initials="RO" w:date="2026-03-04T10:12:00Z">
    <w:p>
      <w:pPr>
        <w:pStyle w:val="CommentText"/>
      </w:pPr>
      <w:r>
        <w:t xml:space="preserve">Legal asked for the standard care wording here — please keep it as drafted.</w:t>
      </w:r>
    </w:p>
  </w:comment>
  <w:comment w:id="1" w:author="Tom Lindqvist" w:initials="TL" w:date="2026-03-06T15:41:00Z">
    <w:p>
      <w:pPr>
        <w:pStyle w:val="CommentText"/>
      </w:pPr>
      <w:r>
        <w:t xml:space="preserve">Can we confirm the archival copy is allowed under our retention policy?</w:t>
      </w:r>
    </w:p>
  </w:comment>
  <w:comment w:id="2" w:author="Marcus Delahaye-Frost" w:initials="MDF" w:date="2026-03-06T18:02:00Z">
    <w:p>
      <w:pPr>
        <w:pStyle w:val="CommentText"/>
      </w:pPr>
      <w:r>
        <w:t xml:space="preserve">Leave £120k in the draft, we'd go to £185k if they push. Hubert is a muppet.</w:t>
      </w:r>
    </w:p>
  </w:comment>
</w:comments>
</file>

<file path=word/settings.xml><?xml version="1.0" encoding="utf-8"?>
<w:settings xmlns:w="http://schemas.openxmlformats.org/wordprocessingml/2006/main">
  <w:zoom w:percent="100"/>
  <w:rsids>
    <w:rsidRoot w:val="00A13F42"/>
    <w:rsid w:val="00A13F42"/>
    <w:rsid w:val="00B72C08"/>
    <w:rsid w:val="00C51D93"/>
    <w:rsid w:val="00D09A17"/>
  </w:rsids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</w:docDefaults>
  <w:style w:type="paragraph" w:styleId="Normal" w:default="1">
    <w:name w:val="Normal"/>
    <w:pPr>
      <w:spacing w:after="160" w:line="276" w:lineRule="auto"/>
    </w:pPr>
  </w:style>
  <w:style w:type="paragraph" w:styleId="Heading1">
    <w:name w:val="heading 1"/>
    <w:basedOn w:val="Normal"/>
    <w:pPr>
      <w:outlineLvl w:val="0"/>
      <w:spacing w:before="240" w:after="160"/>
    </w:pPr>
    <w:rPr>
      <w:b/>
      <w:sz w:val="36"/>
    </w:rPr>
  </w:style>
  <w:style w:type="paragraph" w:styleId="Heading2">
    <w:name w:val="heading 2"/>
    <w:basedOn w:val="Normal"/>
    <w:pPr>
      <w:outlineLvl w:val="1"/>
      <w:spacing w:before="240" w:after="120"/>
    </w:pPr>
    <w:rPr>
      <w:b/>
      <w:sz w:val="28"/>
    </w:rPr>
  </w:style>
  <w:style w:type="paragraph" w:styleId="CommentText">
    <w:name w:val="annotation text"/>
    <w:basedOn w:val="Normal"/>
    <w:rPr>
      <w:sz w:val="20"/>
    </w:rPr>
  </w:style>
  <w:style w:type="character" w:styleId="CommentReference">
    <w:name w:val="annotation reference"/>
    <w:rPr>
      <w:sz w:val="16"/>
    </w:rPr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Relationship Id="rId3" Type="http://schemas.openxmlformats.org/officeDocument/2006/relationships/comments" Target="comments.xml"/>
<Relationship Id="rIdLink" Type="http://schemas.openxmlformats.org/officeDocument/2006/relationships/hyperlink" Target="https://example.com/policy" TargetMode="Externa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AppVersion>16.0000</AppVersion>
  <Company>Northwind Analytics Ltd</Company>
  <Pages>3</Pages>
  <TotalTime>96</TotalTim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Mutual Non-Disclosure Agreement</dc:title>
  <dc:creator>Rachel Okafor</dc:creator>
  <cp:lastModifiedBy>Tom Lindqvist</cp:lastModifiedBy>
  <cp:revision>7</cp:revision>
  <dcterms:created xsi:type="dcterms:W3CDTF">2026-03-04T09:55:00Z</dcterms:created>
  <dcterms:modified xsi:type="dcterms:W3CDTF">2026-03-06T15:41:00Z</dcterms:modified>
  <cp:category>Sample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atter number">
    <vt:lpwstr>NW-2026-0148</vt:lpwstr>
  </property>
  <property fmtid="{D5CDD505-2E9C-101B-9397-08002B2CF9AE}" pid="3" name="Review stage">
    <vt:lpwstr>Second draft</vt:lpwstr>
  </property>
</Properties>
</file>