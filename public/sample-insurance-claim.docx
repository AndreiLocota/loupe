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Relationship Id="rId4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Motor Claim Assessment Report</w:t>
      </w:r>
    </w:p>
    <w:p>
      <w:r>
        <w:t xml:space="preserve">Fictional sample document. All names, companies and figures are invented.</w:t>
      </w:r>
    </w:p>
    <w:p>
      <w:r>
        <w:t xml:space="preserve">Prepared for: Freddy Marsh</w:t>
      </w:r>
    </w:p>
    <w:p>
      <w:r>
        <w:t xml:space="preserve">Prepared by: Harbourline Insurance Brokers Ltd</w:t>
      </w:r>
    </w:p>
    <w:p>
      <w:r>
        <w:t xml:space="preserve">Claim reference: HIB-CLM-2026-0417</w:t>
      </w:r>
    </w:p>
    <w:p>
      <w:pPr>
        <w:pStyle w:val="Heading2"/>
      </w:pPr>
      <w:r>
        <w:t xml:space="preserve">1. Summary</w:t>
      </w:r>
    </w:p>
    <w:p>
      <w:r>
        <w:t xml:space="preserve">Dear Freddy, this report summarises your motor claim following the incident on 2 September 2026.</w:t>
      </w:r>
    </w:p>
    <w:p>
      <w:r>
        <w:t xml:space="preserve">It covers your policy excess, the repair estimate, the assessor findings and the next steps.</w:t>
      </w:r>
    </w:p>
    <w:p>
      <w:pPr>
        <w:pStyle w:val="Heading2"/>
      </w:pPr>
      <w:r>
        <w:t xml:space="preserve">2. Policy Excess</w:t>
      </w:r>
    </w:p>
    <w:p>
      <w:commentRangeStart w:id="0"/>
      <w:r>
        <w:t xml:space="preserve">Your policy carries a compulsory excess of £250 and a voluntary excess of £500, making a total policy excess of £750 payable on this claim.</w:t>
      </w:r>
      <w:commentRangeEnd w:id="0"/>
      <w:r>
        <w:rPr>
          <w:rStyle w:val="CommentReference"/>
        </w:rPr>
        <w:commentReference w:id="0"/>
      </w:r>
    </w:p>
    <w:p>
      <w:r>
        <w:t xml:space="preserve">The excess is deducted from the settlement amount before payment is made.</w:t>
      </w:r>
    </w:p>
    <w:p>
      <w:pPr>
        <w:pStyle w:val="Heading2"/>
      </w:pPr>
      <w:r>
        <w:t xml:space="preserve">3. Repair Estimate</w:t>
      </w:r>
    </w:p>
    <w:p>
      <w:r>
        <w:t xml:space="preserve">The approved garage has provided a repair estimate of </w:t>
      </w:r>
      <w:del w:id="100" w:author="Owen Castell" w:date="2026-09-15T14:05:00Z">
        <w:r>
          <w:delText xml:space="preserve">£1,800</w:delText>
        </w:r>
      </w:del>
      <w:ins w:id="101" w:author="Owen Castell" w:date="2026-09-15T14:05:00Z">
        <w:r>
          <w:t xml:space="preserve">£1,200</w:t>
        </w:r>
      </w:ins>
      <w:r>
        <w:t xml:space="preserve"> for the damage to the rear bumper and tailgate.</w:t>
      </w:r>
    </w:p>
    <w:p>
      <w:commentRangeStart w:id="1"/>
      <w:r>
        <w:t xml:space="preserve">Repair estimate confirmation: the garage has been asked to confirm the final repair cost in writing.</w:t>
      </w:r>
      <w:commentRangeEnd w:id="1"/>
      <w:r>
        <w:rPr>
          <w:rStyle w:val="CommentReference"/>
        </w:rPr>
        <w:commentReference w:id="1"/>
      </w:r>
    </w:p>
    <w:p>
      <w:r>
        <w:br w:type="page"/>
      </w:r>
    </w:p>
    <w:p>
      <w:pPr>
        <w:pStyle w:val="Heading2"/>
      </w:pPr>
      <w:r>
        <w:t xml:space="preserve">4. Assessor Findings</w:t>
      </w:r>
    </w:p>
    <w:p>
      <w:commentRangeStart w:id="2"/>
      <w:r>
        <w:t xml:space="preserve">Assessor findings: the independent assessor inspected the vehicle on 10 September 2026 and found damage </w:t>
      </w:r>
      <w:del w:id="102" w:author="Owen Castell" w:date="2026-09-15T14:05:00Z">
        <w:r>
          <w:delText xml:space="preserve">likely caused by</w:delText>
        </w:r>
      </w:del>
      <w:ins w:id="103" w:author="Owen Castell" w:date="2026-09-15T14:05:00Z">
        <w:r>
          <w:t xml:space="preserve">consistent with</w:t>
        </w:r>
      </w:ins>
      <w:r>
        <w:t xml:space="preserve"> the reported low-speed collision.</w:t>
      </w:r>
      <w:commentRangeEnd w:id="2"/>
      <w:r>
        <w:rPr>
          <w:rStyle w:val="CommentReference"/>
        </w:rPr>
        <w:commentReference w:id="2"/>
      </w:r>
    </w:p>
    <w:p>
      <w:r>
        <w:t xml:space="preserve">No pre-existing damage was recorded to the affected panels.</w:t>
      </w:r>
    </w:p>
    <w:p>
      <w:pPr>
        <w:pStyle w:val="Heading2"/>
      </w:pPr>
      <w:r>
        <w:t xml:space="preserve">5. Next Steps</w:t>
      </w:r>
    </w:p>
    <w:p>
      <w:r>
        <w:t xml:space="preserve">Once the repair cost is confirmed, we will issue the settlement offer, less the policy excess.</w:t>
      </w:r>
    </w:p>
    <w:p>
      <w:r>
        <w:t xml:space="preserve">If you have any questions, Freddy, please reply to this report or call your broker.</w:t>
      </w:r>
    </w:p>
    <w:p>
      <w:pPr>
        <w:pStyle w:val="Heading2"/>
      </w:pPr>
      <w:r>
        <w:t xml:space="preserve">6. Report Review and Sign-off</w:t>
      </w:r>
    </w:p>
    <w:p>
      <w:commentRangeStart w:id="3"/>
      <w:r>
        <w:t xml:space="preserve">Report review and sign-off: this report has been reviewed internally and is approved for issue to the policyholder.</w:t>
      </w:r>
      <w:commentRangeEnd w:id="3"/>
      <w:r>
        <w:rPr>
          <w:rStyle w:val="CommentReference"/>
        </w:rPr>
        <w:commentReference w:id="3"/>
      </w:r>
    </w:p>
    <w:p>
      <w:r>
        <w:t xml:space="preserve">Signed for Harbourline Insurance Brokers Ltd: ______________________</w:t>
      </w:r>
    </w:p>
    <w:sectPr>
      <w:pgSz w:w="11906" w:h="16838"/>
      <w:pgMar w:top="1418" w:right="1418" w:bottom="1418" w:left="1418" w:header="709" w:footer="709" w:gutter="0"/>
    </w:sectPr>
  </w:body>
</w:document>
</file>

<file path=word/comments.xml><?xml version="1.0" encoding="utf-8"?>
<w:comments xmlns:w="http://schemas.openxmlformats.org/wordprocessingml/2006/main">
  <w:comment w:id="0" w:author="Priya Natarajan" w:initials="PN" w:date="2026-09-14T09:20:00Z">
    <w:p>
      <w:pPr>
        <w:pStyle w:val="CommentText"/>
      </w:pPr>
      <w:r>
        <w:t xml:space="preserve">Check the excess before Freddy notices.</w:t>
      </w:r>
    </w:p>
  </w:comment>
  <w:comment w:id="1" w:author="Owen Castell" w:initials="OC" w:date="2026-09-15T14:05:00Z">
    <w:p>
      <w:pPr>
        <w:pStyle w:val="CommentText"/>
      </w:pPr>
      <w:r>
        <w:t xml:space="preserve">Still waiting for confirmation of the repair cost.</w:t>
      </w:r>
    </w:p>
  </w:comment>
  <w:comment w:id="2" w:author="Owen Castell" w:initials="OC" w:date="2026-09-15T14:05:00Z">
    <w:p>
      <w:pPr>
        <w:pStyle w:val="CommentText"/>
      </w:pPr>
      <w:r>
        <w:t xml:space="preserve">Ask the assessor to confirm this.</w:t>
      </w:r>
    </w:p>
  </w:comment>
  <w:comment w:id="3" w:author="Leila Brandt" w:initials="LB" w:date="2026-09-16T11:40:00Z">
    <w:p>
      <w:pPr>
        <w:pStyle w:val="CommentText"/>
      </w:pPr>
      <w:r>
        <w:t xml:space="preserve">Can someone check this before it goes out?</w:t>
      </w:r>
    </w:p>
  </w:comment>
</w:comments>
</file>

<file path=word/settings.xml><?xml version="1.0" encoding="utf-8"?>
<w:settings xmlns:w="http://schemas.openxmlformats.org/wordprocessingml/2006/main">
  <w:zoom w:percent="100"/>
  <w:rsids>
    <w:rsidRoot w:val="00A13F42"/>
    <w:rsid w:val="00A13F42"/>
    <w:rsid w:val="00B72C08"/>
    <w:rsid w:val="00C51D93"/>
    <w:rsid w:val="00D09A17"/>
  </w:rsids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 w:default="1">
    <w:name w:val="Normal"/>
    <w:pPr>
      <w:spacing w:after="160" w:line="276" w:lineRule="auto"/>
    </w:pPr>
  </w:style>
  <w:style w:type="paragraph" w:styleId="Heading1">
    <w:name w:val="heading 1"/>
    <w:basedOn w:val="Normal"/>
    <w:pPr>
      <w:outlineLvl w:val="0"/>
      <w:spacing w:before="240" w:after="16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40" w:after="120"/>
    </w:pPr>
    <w:rPr>
      <w:b/>
      <w:sz w:val="28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comments" Target="comment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Company>Harbourline Insurance Brokers Ltd</Company>
  <Pages>2</Pages>
  <TotalTime>96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Motor Claim Assessment Report (Fictional sample)</dc:title>
  <dc:creator>Priya Natarajan</dc:creator>
  <cp:lastModifiedBy>Owen Castell</cp:lastModifiedBy>
  <cp:revision>7</cp:revision>
  <dcterms:created xsi:type="dcterms:W3CDTF">2026-03-04T09:55:00Z</dcterms:created>
  <dcterms:modified xsi:type="dcterms:W3CDTF">2026-09-15T14:05:00Z</dcterms:modified>
  <cp:category>Fictional sample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tter number">
    <vt:lpwstr>HIB-CLM-2026-0417</vt:lpwstr>
  </property>
  <property fmtid="{D5CDD505-2E9C-101B-9397-08002B2CF9AE}" pid="3" name="Review stage">
    <vt:lpwstr>Draft for review</vt:lpwstr>
  </property>
</Properties>
</file>